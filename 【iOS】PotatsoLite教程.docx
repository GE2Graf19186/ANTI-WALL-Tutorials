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0859" w:rsidRPr="00B40859" w:rsidRDefault="00B40859" w:rsidP="00B40859">
      <w:pPr>
        <w:widowControl/>
        <w:spacing w:before="450" w:after="150"/>
        <w:jc w:val="left"/>
        <w:outlineLvl w:val="1"/>
        <w:rPr>
          <w:rFonts w:ascii="宋体" w:eastAsia="宋体" w:hAnsi="宋体" w:cs="宋体"/>
          <w:b/>
          <w:bCs/>
          <w:color w:val="666666"/>
          <w:kern w:val="0"/>
          <w:sz w:val="36"/>
          <w:szCs w:val="36"/>
        </w:rPr>
      </w:pPr>
      <w:r w:rsidRPr="00B40859"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  <w:t>1. 简介</w:t>
      </w:r>
    </w:p>
    <w:p w:rsidR="00B40859" w:rsidRPr="00B40859" w:rsidRDefault="00B40859" w:rsidP="00B40859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Potatso</w:t>
      </w:r>
      <w:proofErr w:type="spell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 xml:space="preserve"> </w:t>
      </w: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Lite</w:t>
      </w:r>
      <w:proofErr w:type="spell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是一款免费的</w:t>
      </w: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iOS</w:t>
      </w:r>
      <w:proofErr w:type="spell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扶墙工具，功能简单，稳定性尚可。适合新手入门使用。有条件的话最好还是购买</w:t>
      </w: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Shadowrocket</w:t>
      </w:r>
      <w:proofErr w:type="spell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 xml:space="preserve"> / </w:t>
      </w: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Quantumult</w:t>
      </w:r>
      <w:proofErr w:type="spell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 xml:space="preserve"> / </w:t>
      </w: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QuantumultX</w:t>
      </w:r>
      <w:proofErr w:type="spell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 xml:space="preserve"> 等APP。支持的代理协议有：</w:t>
      </w: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Shadowsocks</w:t>
      </w:r>
      <w:proofErr w:type="spell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 xml:space="preserve">, </w:t>
      </w: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ShadowsocksR</w:t>
      </w:r>
      <w:proofErr w:type="spellEnd"/>
    </w:p>
    <w:p w:rsidR="00B40859" w:rsidRPr="00B40859" w:rsidRDefault="00B40859" w:rsidP="00B40859">
      <w:pPr>
        <w:widowControl/>
        <w:spacing w:before="450" w:after="150"/>
        <w:jc w:val="left"/>
        <w:outlineLvl w:val="1"/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</w:pPr>
      <w:r w:rsidRPr="00B40859"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  <w:t>2. 下载</w:t>
      </w:r>
    </w:p>
    <w:p w:rsidR="00B40859" w:rsidRPr="00B40859" w:rsidRDefault="00B40859" w:rsidP="00B40859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需要使用非中国大陆区</w:t>
      </w: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AppleID</w:t>
      </w:r>
      <w:proofErr w:type="spell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下载。没有的话可以</w:t>
      </w:r>
      <w:r w:rsidRPr="00B40859">
        <w:rPr>
          <w:rFonts w:ascii="宋体" w:eastAsia="宋体" w:hAnsi="宋体" w:cs="宋体"/>
          <w:color w:val="777777"/>
          <w:kern w:val="0"/>
        </w:rPr>
        <w:fldChar w:fldCharType="begin"/>
      </w:r>
      <w:r w:rsidRPr="00B40859">
        <w:rPr>
          <w:rFonts w:ascii="宋体" w:eastAsia="宋体" w:hAnsi="宋体" w:cs="宋体"/>
          <w:color w:val="777777"/>
          <w:kern w:val="0"/>
        </w:rPr>
        <w:instrText xml:space="preserve"> HYPERLINK "https://zhuanlan.zhihu.com/p/36574047" \t "_blank" </w:instrText>
      </w:r>
      <w:r w:rsidRPr="00B40859">
        <w:rPr>
          <w:rFonts w:ascii="宋体" w:eastAsia="宋体" w:hAnsi="宋体" w:cs="宋体"/>
          <w:color w:val="777777"/>
          <w:kern w:val="0"/>
        </w:rPr>
        <w:fldChar w:fldCharType="separate"/>
      </w:r>
      <w:proofErr w:type="gramStart"/>
      <w:r w:rsidRPr="00B40859">
        <w:rPr>
          <w:rFonts w:ascii="宋体" w:eastAsia="宋体" w:hAnsi="宋体" w:cs="宋体" w:hint="eastAsia"/>
          <w:color w:val="58666E"/>
          <w:kern w:val="0"/>
          <w:u w:val="single"/>
        </w:rPr>
        <w:t>点击此处</w:t>
      </w:r>
      <w:proofErr w:type="gramEnd"/>
      <w:r w:rsidRPr="00B40859">
        <w:rPr>
          <w:rFonts w:ascii="宋体" w:eastAsia="宋体" w:hAnsi="宋体" w:cs="宋体"/>
          <w:color w:val="777777"/>
          <w:kern w:val="0"/>
        </w:rPr>
        <w:fldChar w:fldCharType="end"/>
      </w:r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了解如何注册境外ID。</w:t>
      </w:r>
    </w:p>
    <w:p w:rsidR="00B40859" w:rsidRPr="00B40859" w:rsidRDefault="00B40859" w:rsidP="00B40859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也可以在 </w:t>
      </w:r>
      <w:hyperlink r:id="rId6" w:tgtFrame="_blank" w:history="1">
        <w:r w:rsidRPr="00B40859">
          <w:rPr>
            <w:rFonts w:ascii="宋体" w:eastAsia="宋体" w:hAnsi="宋体" w:cs="宋体" w:hint="eastAsia"/>
            <w:color w:val="58666E"/>
            <w:kern w:val="0"/>
            <w:u w:val="single"/>
          </w:rPr>
          <w:t>https://youkovo.store/product/</w:t>
        </w:r>
      </w:hyperlink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 下单定制</w:t>
      </w: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AppleID</w:t>
      </w:r>
      <w:proofErr w:type="spell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。</w:t>
      </w:r>
    </w:p>
    <w:p w:rsidR="00B40859" w:rsidRPr="00B40859" w:rsidRDefault="00B40859" w:rsidP="00B40859">
      <w:pPr>
        <w:widowControl/>
        <w:spacing w:before="450" w:after="150"/>
        <w:jc w:val="left"/>
        <w:outlineLvl w:val="1"/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</w:pPr>
      <w:r w:rsidRPr="00B40859"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  <w:t>3. 整理教程时的系统环境</w:t>
      </w:r>
    </w:p>
    <w:p w:rsidR="00B40859" w:rsidRPr="00B40859" w:rsidRDefault="00B40859" w:rsidP="00B40859">
      <w:pPr>
        <w:widowControl/>
        <w:shd w:val="clear" w:color="auto" w:fill="EEF6FD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proofErr w:type="spellStart"/>
      <w:proofErr w:type="gram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iOS</w:t>
      </w:r>
      <w:proofErr w:type="spellEnd"/>
      <w:proofErr w:type="gram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 xml:space="preserve"> 14 beta8</w:t>
      </w:r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br/>
      </w: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Potatso</w:t>
      </w:r>
      <w:proofErr w:type="spell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 xml:space="preserve"> </w:t>
      </w: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Lite</w:t>
      </w:r>
      <w:proofErr w:type="spell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 xml:space="preserve"> 2.5.0</w:t>
      </w:r>
    </w:p>
    <w:p w:rsidR="00B40859" w:rsidRPr="00B40859" w:rsidRDefault="00B40859" w:rsidP="00B4085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40859" w:rsidRPr="00B40859" w:rsidRDefault="00B40859" w:rsidP="00B40859">
      <w:pPr>
        <w:widowControl/>
        <w:shd w:val="clear" w:color="auto" w:fill="FCF2E9"/>
        <w:jc w:val="left"/>
        <w:rPr>
          <w:rFonts w:ascii="宋体" w:eastAsia="宋体" w:hAnsi="宋体" w:cs="宋体"/>
          <w:color w:val="777777"/>
          <w:kern w:val="0"/>
          <w:szCs w:val="21"/>
        </w:rPr>
      </w:pPr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文档中的某些内容</w:t>
      </w:r>
      <w:del w:id="0" w:author="Unknown">
        <w:r w:rsidRPr="00B40859">
          <w:rPr>
            <w:rFonts w:ascii="宋体" w:eastAsia="宋体" w:hAnsi="宋体" w:cs="宋体" w:hint="eastAsia"/>
            <w:color w:val="777777"/>
            <w:kern w:val="0"/>
            <w:szCs w:val="21"/>
          </w:rPr>
          <w:delText>可能</w:delText>
        </w:r>
      </w:del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一定会随软件版本迭代而失效。</w:t>
      </w:r>
    </w:p>
    <w:p w:rsidR="00B40859" w:rsidRPr="00B40859" w:rsidRDefault="00B40859" w:rsidP="00B40859">
      <w:pPr>
        <w:widowControl/>
        <w:spacing w:before="450" w:after="150"/>
        <w:jc w:val="left"/>
        <w:outlineLvl w:val="1"/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</w:pPr>
      <w:r w:rsidRPr="00B40859">
        <w:rPr>
          <w:rFonts w:ascii="宋体" w:eastAsia="宋体" w:hAnsi="宋体" w:cs="宋体" w:hint="eastAsia"/>
          <w:b/>
          <w:bCs/>
          <w:color w:val="666666"/>
          <w:kern w:val="0"/>
          <w:sz w:val="36"/>
          <w:szCs w:val="36"/>
        </w:rPr>
        <w:t>4. 快速上手</w:t>
      </w:r>
    </w:p>
    <w:p w:rsidR="00B40859" w:rsidRPr="00B40859" w:rsidRDefault="00B40859" w:rsidP="00B40859">
      <w:pPr>
        <w:widowControl/>
        <w:shd w:val="clear" w:color="auto" w:fill="FFFFFF"/>
        <w:spacing w:before="450" w:after="150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30"/>
          <w:szCs w:val="30"/>
        </w:rPr>
      </w:pPr>
      <w:r w:rsidRPr="00B40859">
        <w:rPr>
          <w:rFonts w:ascii="宋体" w:eastAsia="宋体" w:hAnsi="宋体" w:cs="宋体" w:hint="eastAsia"/>
          <w:b/>
          <w:bCs/>
          <w:color w:val="666666"/>
          <w:kern w:val="0"/>
          <w:sz w:val="30"/>
          <w:szCs w:val="30"/>
        </w:rPr>
        <w:t>4.1 添加节点</w:t>
      </w:r>
    </w:p>
    <w:p w:rsidR="00B40859" w:rsidRDefault="00B40859" w:rsidP="00B40859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首次打开软件时，</w:t>
      </w:r>
      <w:proofErr w:type="gram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启动页会出现</w:t>
      </w:r>
      <w:proofErr w:type="gram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“添加代理”的选项。软件首页右上角也有“+”号，点击即可添加节点。我们可以看到</w:t>
      </w: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Potatso</w:t>
      </w:r>
      <w:proofErr w:type="spell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 xml:space="preserve"> </w:t>
      </w:r>
      <w:proofErr w:type="spellStart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Lite</w:t>
      </w:r>
      <w:proofErr w:type="spellEnd"/>
      <w:r w:rsidRPr="00B40859">
        <w:rPr>
          <w:rFonts w:ascii="宋体" w:eastAsia="宋体" w:hAnsi="宋体" w:cs="宋体" w:hint="eastAsia"/>
          <w:color w:val="777777"/>
          <w:kern w:val="0"/>
          <w:szCs w:val="21"/>
        </w:rPr>
        <w:t>支持的导入方式有：扫描二维码、节点链接、订阅。</w:t>
      </w:r>
    </w:p>
    <w:p w:rsidR="00B40859" w:rsidRPr="00B40859" w:rsidRDefault="00B40859" w:rsidP="00B40859">
      <w:pPr>
        <w:widowControl/>
        <w:shd w:val="clear" w:color="auto" w:fill="FFFFFF"/>
        <w:wordWrap w:val="0"/>
        <w:spacing w:after="300"/>
        <w:jc w:val="left"/>
        <w:rPr>
          <w:rFonts w:ascii="宋体" w:eastAsia="宋体" w:hAnsi="宋体" w:cs="宋体" w:hint="eastAsia"/>
          <w:color w:val="777777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2657475" cy="4857750"/>
            <wp:effectExtent l="19050" t="0" r="9525" b="0"/>
            <wp:docPr id="6" name="图片 0" descr="2252186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5218648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344" cy="48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57425" cy="4885897"/>
            <wp:effectExtent l="19050" t="0" r="9525" b="0"/>
            <wp:docPr id="4" name="图片 2" descr="1558299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829992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273" cy="48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59" w:rsidRDefault="00B40859" w:rsidP="00B40859">
      <w:pPr>
        <w:pStyle w:val="4"/>
        <w:shd w:val="clear" w:color="auto" w:fill="FFFFFF"/>
        <w:spacing w:before="450" w:after="150"/>
        <w:rPr>
          <w:color w:val="666666"/>
          <w:sz w:val="23"/>
          <w:szCs w:val="23"/>
        </w:rPr>
      </w:pPr>
      <w:r>
        <w:rPr>
          <w:rFonts w:hint="eastAsia"/>
          <w:color w:val="666666"/>
          <w:sz w:val="23"/>
          <w:szCs w:val="23"/>
        </w:rPr>
        <w:t xml:space="preserve">4.1.1 </w:t>
      </w:r>
      <w:r>
        <w:rPr>
          <w:rFonts w:hint="eastAsia"/>
          <w:color w:val="666666"/>
          <w:sz w:val="23"/>
          <w:szCs w:val="23"/>
        </w:rPr>
        <w:t>扫描二维码</w:t>
      </w:r>
    </w:p>
    <w:p w:rsidR="00B40859" w:rsidRDefault="00B40859" w:rsidP="00B40859">
      <w:pPr>
        <w:pStyle w:val="a5"/>
        <w:shd w:val="clear" w:color="auto" w:fill="FFFFFF"/>
        <w:wordWrap w:val="0"/>
        <w:spacing w:before="0" w:beforeAutospacing="0" w:after="300" w:afterAutospacing="0"/>
        <w:rPr>
          <w:rFonts w:hint="eastAsia"/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t>点击“添加代理”（或右上角+号），再点击“二维码”即可扫描节点</w:t>
      </w:r>
      <w:proofErr w:type="gramStart"/>
      <w:r>
        <w:rPr>
          <w:rFonts w:hint="eastAsia"/>
          <w:color w:val="777777"/>
          <w:sz w:val="21"/>
          <w:szCs w:val="21"/>
        </w:rPr>
        <w:t>二维码添加</w:t>
      </w:r>
      <w:proofErr w:type="gramEnd"/>
      <w:r>
        <w:rPr>
          <w:rFonts w:hint="eastAsia"/>
          <w:color w:val="777777"/>
          <w:sz w:val="21"/>
          <w:szCs w:val="21"/>
        </w:rPr>
        <w:t>节点。</w:t>
      </w:r>
    </w:p>
    <w:p w:rsidR="00B40859" w:rsidRDefault="00B40859" w:rsidP="00B40859">
      <w:pPr>
        <w:pStyle w:val="4"/>
        <w:shd w:val="clear" w:color="auto" w:fill="FFFFFF"/>
        <w:spacing w:before="450" w:after="150"/>
        <w:rPr>
          <w:rFonts w:hint="eastAsia"/>
          <w:color w:val="666666"/>
          <w:sz w:val="23"/>
          <w:szCs w:val="23"/>
        </w:rPr>
      </w:pPr>
      <w:r>
        <w:rPr>
          <w:rFonts w:hint="eastAsia"/>
          <w:color w:val="666666"/>
          <w:sz w:val="23"/>
          <w:szCs w:val="23"/>
        </w:rPr>
        <w:t xml:space="preserve">4.1.2 </w:t>
      </w:r>
      <w:r>
        <w:rPr>
          <w:rFonts w:hint="eastAsia"/>
          <w:color w:val="666666"/>
          <w:sz w:val="23"/>
          <w:szCs w:val="23"/>
        </w:rPr>
        <w:t>节点链接</w:t>
      </w:r>
    </w:p>
    <w:p w:rsidR="00B40859" w:rsidRPr="00B40859" w:rsidRDefault="00B40859" w:rsidP="00B40859">
      <w:pPr>
        <w:pStyle w:val="a5"/>
        <w:shd w:val="clear" w:color="auto" w:fill="FFFFFF"/>
        <w:wordWrap w:val="0"/>
        <w:spacing w:before="0" w:beforeAutospacing="0" w:after="300" w:afterAutospacing="0"/>
        <w:rPr>
          <w:rFonts w:hint="eastAsia"/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t>点击“添加代理”（或右上角+号），再点击“代理地址”。在新的窗口里粘贴节点链接（</w:t>
      </w:r>
      <w:proofErr w:type="spellStart"/>
      <w:r>
        <w:rPr>
          <w:rFonts w:hint="eastAsia"/>
          <w:color w:val="777777"/>
          <w:sz w:val="21"/>
          <w:szCs w:val="21"/>
        </w:rPr>
        <w:t>ss</w:t>
      </w:r>
      <w:proofErr w:type="spellEnd"/>
      <w:r>
        <w:rPr>
          <w:rFonts w:hint="eastAsia"/>
          <w:color w:val="777777"/>
          <w:sz w:val="21"/>
          <w:szCs w:val="21"/>
        </w:rPr>
        <w:t>://或</w:t>
      </w:r>
      <w:proofErr w:type="spellStart"/>
      <w:r>
        <w:rPr>
          <w:rFonts w:hint="eastAsia"/>
          <w:color w:val="777777"/>
          <w:sz w:val="21"/>
          <w:szCs w:val="21"/>
        </w:rPr>
        <w:t>ssr</w:t>
      </w:r>
      <w:proofErr w:type="spellEnd"/>
      <w:r>
        <w:rPr>
          <w:rFonts w:hint="eastAsia"/>
          <w:color w:val="777777"/>
          <w:sz w:val="21"/>
          <w:szCs w:val="21"/>
        </w:rPr>
        <w:t>://开头的那种）。一般机场都会提供节点链接。</w:t>
      </w:r>
      <w:r>
        <w:rPr>
          <w:rFonts w:hint="eastAsia"/>
          <w:noProof/>
        </w:rPr>
        <w:drawing>
          <wp:inline distT="0" distB="0" distL="0" distR="0">
            <wp:extent cx="3801689" cy="1828800"/>
            <wp:effectExtent l="19050" t="0" r="8311" b="0"/>
            <wp:docPr id="9" name="图片 6" descr="2897544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9754487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22" cy="18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DD" w:rsidRDefault="00B40859">
      <w:pPr>
        <w:rPr>
          <w:rFonts w:hint="eastAsia"/>
        </w:rPr>
      </w:pPr>
      <w:r>
        <w:rPr>
          <w:rFonts w:hint="eastAsia"/>
          <w:color w:val="777777"/>
          <w:szCs w:val="21"/>
        </w:rPr>
        <w:lastRenderedPageBreak/>
        <w:br/>
      </w:r>
      <w:r>
        <w:rPr>
          <w:rFonts w:hint="eastAsia"/>
          <w:color w:val="777777"/>
          <w:szCs w:val="21"/>
          <w:shd w:val="clear" w:color="auto" w:fill="FFFFFF"/>
        </w:rPr>
        <w:t>当软件检测到已经复制好了节点链接，也会提示是否需要自动导入，如图：</w:t>
      </w:r>
    </w:p>
    <w:p w:rsidR="00B40859" w:rsidRDefault="00B408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51047" cy="5924550"/>
            <wp:effectExtent l="19050" t="0" r="6803" b="0"/>
            <wp:docPr id="10" name="图片 9" descr="131924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92468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047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59" w:rsidRDefault="00B40859" w:rsidP="00B40859">
      <w:pPr>
        <w:pStyle w:val="4"/>
        <w:shd w:val="clear" w:color="auto" w:fill="FFFFFF"/>
        <w:spacing w:before="450" w:after="150"/>
        <w:rPr>
          <w:color w:val="666666"/>
          <w:sz w:val="23"/>
          <w:szCs w:val="23"/>
        </w:rPr>
      </w:pPr>
      <w:r>
        <w:rPr>
          <w:rFonts w:hint="eastAsia"/>
          <w:color w:val="666666"/>
          <w:sz w:val="23"/>
          <w:szCs w:val="23"/>
        </w:rPr>
        <w:lastRenderedPageBreak/>
        <w:t xml:space="preserve">4.1.3 </w:t>
      </w:r>
      <w:r>
        <w:rPr>
          <w:rFonts w:hint="eastAsia"/>
          <w:color w:val="666666"/>
          <w:sz w:val="23"/>
          <w:szCs w:val="23"/>
        </w:rPr>
        <w:t>订阅</w:t>
      </w:r>
    </w:p>
    <w:p w:rsidR="00B40859" w:rsidRPr="00B40859" w:rsidRDefault="00B40859" w:rsidP="00B40859">
      <w:pPr>
        <w:pStyle w:val="a5"/>
        <w:shd w:val="clear" w:color="auto" w:fill="FFFFFF"/>
        <w:wordWrap w:val="0"/>
        <w:spacing w:before="0" w:beforeAutospacing="0" w:after="300" w:afterAutospacing="0"/>
        <w:rPr>
          <w:rFonts w:hint="eastAsia"/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t>点击“添加代理”（或右上角+号），再点击“订阅”。然后在新的窗口里粘贴订阅链接并输入订阅名称（为了区分不同的订阅链接，可以随便起名字）。点击“完成”以保存设置。</w:t>
      </w:r>
      <w:r>
        <w:rPr>
          <w:rFonts w:hint="eastAsia"/>
          <w:noProof/>
        </w:rPr>
        <w:drawing>
          <wp:inline distT="0" distB="0" distL="0" distR="0">
            <wp:extent cx="3499622" cy="3362325"/>
            <wp:effectExtent l="19050" t="0" r="5578" b="0"/>
            <wp:docPr id="12" name="图片 10" descr="37324509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3245097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038" cy="337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59" w:rsidRPr="00B40859" w:rsidRDefault="00B40859" w:rsidP="00B40859">
      <w:pPr>
        <w:rPr>
          <w:color w:val="777777"/>
          <w:szCs w:val="21"/>
          <w:shd w:val="clear" w:color="auto" w:fill="FFFFFF"/>
        </w:rPr>
      </w:pPr>
      <w:r>
        <w:rPr>
          <w:rFonts w:hint="eastAsia"/>
          <w:color w:val="777777"/>
          <w:szCs w:val="21"/>
          <w:shd w:val="clear" w:color="auto" w:fill="FFFFFF"/>
        </w:rPr>
        <w:t>添加后会从订阅链接加载节点，如图</w:t>
      </w:r>
    </w:p>
    <w:p w:rsidR="00B40859" w:rsidRPr="00B40859" w:rsidRDefault="00B40859">
      <w:pPr>
        <w:rPr>
          <w:rFonts w:hint="eastAsia"/>
          <w:color w:val="777777"/>
          <w:szCs w:val="21"/>
          <w:shd w:val="clear" w:color="auto" w:fill="FFFFFF"/>
        </w:rPr>
      </w:pPr>
    </w:p>
    <w:p w:rsidR="00B40859" w:rsidRDefault="00B40859">
      <w:pPr>
        <w:rPr>
          <w:rFonts w:hint="eastAsia"/>
          <w:color w:val="777777"/>
          <w:szCs w:val="21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2486025" cy="3873102"/>
            <wp:effectExtent l="19050" t="0" r="9525" b="0"/>
            <wp:docPr id="17" name="图片 12" descr="2308989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898963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637" cy="38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59" w:rsidRDefault="00B40859" w:rsidP="00B40859">
      <w:pPr>
        <w:pStyle w:val="3"/>
        <w:shd w:val="clear" w:color="auto" w:fill="FFFFFF"/>
        <w:spacing w:before="450" w:beforeAutospacing="0" w:after="150" w:afterAutospacing="0"/>
        <w:rPr>
          <w:color w:val="666666"/>
          <w:sz w:val="30"/>
          <w:szCs w:val="30"/>
        </w:rPr>
      </w:pPr>
      <w:r>
        <w:rPr>
          <w:rFonts w:hint="eastAsia"/>
          <w:color w:val="666666"/>
          <w:sz w:val="30"/>
          <w:szCs w:val="30"/>
        </w:rPr>
        <w:lastRenderedPageBreak/>
        <w:t>4.2 更新订阅链接</w:t>
      </w:r>
    </w:p>
    <w:p w:rsidR="00B40859" w:rsidRDefault="00B40859" w:rsidP="00B40859">
      <w:pPr>
        <w:pStyle w:val="a5"/>
        <w:shd w:val="clear" w:color="auto" w:fill="FFFFFF"/>
        <w:wordWrap w:val="0"/>
        <w:spacing w:before="0" w:beforeAutospacing="0" w:after="300" w:afterAutospacing="0"/>
        <w:rPr>
          <w:rFonts w:hint="eastAsia"/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t>有时节点提供商（机场）可能会修改节点配置信息，此时可以通过更新订阅链接来同步更改。</w:t>
      </w:r>
      <w:r>
        <w:rPr>
          <w:rFonts w:hint="eastAsia"/>
          <w:color w:val="777777"/>
          <w:sz w:val="21"/>
          <w:szCs w:val="21"/>
        </w:rPr>
        <w:br/>
        <w:t>点击软件主界面右上角的“管理”，进入“管理代理”界面。</w:t>
      </w:r>
    </w:p>
    <w:p w:rsidR="00B40859" w:rsidRDefault="00B40859">
      <w:pPr>
        <w:rPr>
          <w:rFonts w:hint="eastAsia"/>
          <w:color w:val="777777"/>
          <w:szCs w:val="21"/>
          <w:shd w:val="clear" w:color="auto" w:fill="FFFFFF"/>
        </w:rPr>
      </w:pPr>
      <w:r>
        <w:rPr>
          <w:noProof/>
          <w:color w:val="777777"/>
          <w:szCs w:val="21"/>
          <w:shd w:val="clear" w:color="auto" w:fill="FFFFFF"/>
        </w:rPr>
        <w:drawing>
          <wp:inline distT="0" distB="0" distL="0" distR="0">
            <wp:extent cx="3409950" cy="6473296"/>
            <wp:effectExtent l="19050" t="0" r="0" b="0"/>
            <wp:docPr id="19" name="图片 18" descr="2284973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8497364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589" cy="64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59" w:rsidRDefault="00B40859">
      <w:pPr>
        <w:rPr>
          <w:rFonts w:hint="eastAsia"/>
          <w:color w:val="777777"/>
          <w:szCs w:val="21"/>
          <w:shd w:val="clear" w:color="auto" w:fill="FFFFFF"/>
        </w:rPr>
      </w:pPr>
      <w:r>
        <w:rPr>
          <w:rFonts w:hint="eastAsia"/>
          <w:color w:val="777777"/>
          <w:szCs w:val="21"/>
          <w:shd w:val="clear" w:color="auto" w:fill="FFFFFF"/>
        </w:rPr>
        <w:t>点开你添加的订阅，然后在右上角点击“完成”，即可更新。</w:t>
      </w:r>
      <w:r>
        <w:rPr>
          <w:rFonts w:hint="eastAsia"/>
          <w:color w:val="777777"/>
          <w:szCs w:val="21"/>
        </w:rPr>
        <w:br/>
      </w:r>
      <w:r>
        <w:rPr>
          <w:rFonts w:hint="eastAsia"/>
          <w:color w:val="777777"/>
          <w:szCs w:val="21"/>
          <w:shd w:val="clear" w:color="auto" w:fill="FFFFFF"/>
        </w:rPr>
        <w:t>也可以在添加订阅的时候就选择“自动更新”。</w:t>
      </w:r>
    </w:p>
    <w:p w:rsidR="00B40859" w:rsidRDefault="00B40859">
      <w:pPr>
        <w:rPr>
          <w:rFonts w:hint="eastAsia"/>
          <w:color w:val="777777"/>
          <w:szCs w:val="21"/>
          <w:shd w:val="clear" w:color="auto" w:fill="FFFFFF"/>
        </w:rPr>
      </w:pPr>
    </w:p>
    <w:p w:rsidR="00B40859" w:rsidRDefault="00B40859">
      <w:pPr>
        <w:rPr>
          <w:rFonts w:hint="eastAsia"/>
          <w:color w:val="777777"/>
          <w:szCs w:val="21"/>
          <w:shd w:val="clear" w:color="auto" w:fill="FFFFFF"/>
        </w:rPr>
      </w:pPr>
    </w:p>
    <w:p w:rsidR="00B40859" w:rsidRDefault="00B40859">
      <w:pPr>
        <w:rPr>
          <w:rFonts w:hint="eastAsia"/>
          <w:color w:val="777777"/>
          <w:szCs w:val="21"/>
          <w:shd w:val="clear" w:color="auto" w:fill="FFFFFF"/>
        </w:rPr>
      </w:pPr>
    </w:p>
    <w:p w:rsidR="00B40859" w:rsidRDefault="00B40859">
      <w:pPr>
        <w:rPr>
          <w:rFonts w:hint="eastAsia"/>
          <w:color w:val="777777"/>
          <w:szCs w:val="21"/>
          <w:shd w:val="clear" w:color="auto" w:fill="FFFFFF"/>
        </w:rPr>
      </w:pPr>
    </w:p>
    <w:p w:rsidR="00B40859" w:rsidRDefault="00B40859" w:rsidP="00B40859">
      <w:pPr>
        <w:pStyle w:val="3"/>
        <w:shd w:val="clear" w:color="auto" w:fill="FFFFFF"/>
        <w:spacing w:before="450" w:beforeAutospacing="0" w:after="150" w:afterAutospacing="0"/>
        <w:rPr>
          <w:color w:val="666666"/>
          <w:sz w:val="30"/>
          <w:szCs w:val="30"/>
        </w:rPr>
      </w:pPr>
      <w:r>
        <w:rPr>
          <w:rFonts w:hint="eastAsia"/>
          <w:color w:val="666666"/>
          <w:sz w:val="30"/>
          <w:szCs w:val="30"/>
        </w:rPr>
        <w:lastRenderedPageBreak/>
        <w:t>4.3 其他设置</w:t>
      </w:r>
    </w:p>
    <w:p w:rsidR="00B40859" w:rsidRDefault="00B40859" w:rsidP="00B40859">
      <w:pPr>
        <w:pStyle w:val="a5"/>
        <w:shd w:val="clear" w:color="auto" w:fill="FFFFFF"/>
        <w:wordWrap w:val="0"/>
        <w:spacing w:before="0" w:beforeAutospacing="0" w:after="300" w:afterAutospacing="0"/>
        <w:rPr>
          <w:rFonts w:hint="eastAsia"/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t>如果需要分流功能，可以点击软件右下角的“设置”，然后启用“智能路由”。</w:t>
      </w:r>
    </w:p>
    <w:p w:rsidR="00B40859" w:rsidRDefault="00B40859">
      <w:pPr>
        <w:rPr>
          <w:rFonts w:hint="eastAsia"/>
          <w:color w:val="777777"/>
          <w:szCs w:val="21"/>
          <w:shd w:val="clear" w:color="auto" w:fill="FFFFFF"/>
        </w:rPr>
      </w:pPr>
      <w:r>
        <w:rPr>
          <w:noProof/>
          <w:color w:val="777777"/>
          <w:szCs w:val="21"/>
          <w:shd w:val="clear" w:color="auto" w:fill="FFFFFF"/>
        </w:rPr>
        <w:drawing>
          <wp:inline distT="0" distB="0" distL="0" distR="0">
            <wp:extent cx="4000500" cy="5934075"/>
            <wp:effectExtent l="19050" t="0" r="0" b="0"/>
            <wp:docPr id="20" name="图片 19" descr="25597567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5975679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906" cy="594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59" w:rsidRDefault="00B40859" w:rsidP="00B40859">
      <w:pPr>
        <w:pStyle w:val="3"/>
        <w:shd w:val="clear" w:color="auto" w:fill="FFFFFF"/>
        <w:spacing w:before="450" w:beforeAutospacing="0" w:after="150" w:afterAutospacing="0"/>
        <w:rPr>
          <w:rFonts w:ascii="inherit" w:hAnsi="inherit"/>
          <w:color w:val="666666"/>
          <w:sz w:val="30"/>
          <w:szCs w:val="30"/>
        </w:rPr>
      </w:pPr>
      <w:r>
        <w:rPr>
          <w:rFonts w:ascii="inherit" w:hAnsi="inherit"/>
          <w:color w:val="666666"/>
          <w:sz w:val="30"/>
          <w:szCs w:val="30"/>
        </w:rPr>
        <w:t xml:space="preserve">4.4 </w:t>
      </w:r>
      <w:r>
        <w:rPr>
          <w:rFonts w:ascii="inherit" w:hAnsi="inherit"/>
          <w:color w:val="666666"/>
          <w:sz w:val="30"/>
          <w:szCs w:val="30"/>
        </w:rPr>
        <w:t>启用代理</w:t>
      </w:r>
    </w:p>
    <w:p w:rsidR="00B40859" w:rsidRDefault="00B40859" w:rsidP="00B40859">
      <w:pPr>
        <w:pStyle w:val="a5"/>
        <w:shd w:val="clear" w:color="auto" w:fill="FFFFFF"/>
        <w:wordWrap w:val="0"/>
        <w:spacing w:before="0" w:beforeAutospacing="0" w:after="300" w:afterAutospacing="0" w:line="480" w:lineRule="atLeast"/>
        <w:rPr>
          <w:color w:val="777777"/>
          <w:sz w:val="21"/>
          <w:szCs w:val="21"/>
        </w:rPr>
      </w:pPr>
      <w:r>
        <w:rPr>
          <w:rFonts w:hint="eastAsia"/>
          <w:color w:val="777777"/>
          <w:sz w:val="21"/>
          <w:szCs w:val="21"/>
        </w:rPr>
        <w:t>设置完毕后在软件主页选一个节点，然后点击右下角的圆形按钮即可开启代理。首次启动代理</w:t>
      </w:r>
      <w:proofErr w:type="gramStart"/>
      <w:r>
        <w:rPr>
          <w:rFonts w:hint="eastAsia"/>
          <w:color w:val="777777"/>
          <w:sz w:val="21"/>
          <w:szCs w:val="21"/>
        </w:rPr>
        <w:t>时软件</w:t>
      </w:r>
      <w:proofErr w:type="gramEnd"/>
      <w:r>
        <w:rPr>
          <w:rFonts w:hint="eastAsia"/>
          <w:color w:val="777777"/>
          <w:sz w:val="21"/>
          <w:szCs w:val="21"/>
        </w:rPr>
        <w:t>会申请创建本地VPN隧道，请选择允许。</w:t>
      </w:r>
    </w:p>
    <w:p w:rsidR="00B40859" w:rsidRPr="00B40859" w:rsidRDefault="00B40859">
      <w:pPr>
        <w:rPr>
          <w:color w:val="777777"/>
          <w:szCs w:val="21"/>
          <w:shd w:val="clear" w:color="auto" w:fill="FFFFFF"/>
        </w:rPr>
      </w:pPr>
    </w:p>
    <w:sectPr w:rsidR="00B40859" w:rsidRPr="00B40859" w:rsidSect="00140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4A6C" w:rsidRDefault="00C54A6C" w:rsidP="00B40859">
      <w:r>
        <w:separator/>
      </w:r>
    </w:p>
  </w:endnote>
  <w:endnote w:type="continuationSeparator" w:id="0">
    <w:p w:rsidR="00C54A6C" w:rsidRDefault="00C54A6C" w:rsidP="00B408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4A6C" w:rsidRDefault="00C54A6C" w:rsidP="00B40859">
      <w:r>
        <w:separator/>
      </w:r>
    </w:p>
  </w:footnote>
  <w:footnote w:type="continuationSeparator" w:id="0">
    <w:p w:rsidR="00C54A6C" w:rsidRDefault="00C54A6C" w:rsidP="00B4085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40859"/>
    <w:rsid w:val="00140ADD"/>
    <w:rsid w:val="00B40859"/>
    <w:rsid w:val="00C54A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0ADD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4085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B4085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408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408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4085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408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4085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4085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B40859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unhideWhenUsed/>
    <w:rsid w:val="00B408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external-link">
    <w:name w:val="external-link"/>
    <w:basedOn w:val="a0"/>
    <w:rsid w:val="00B40859"/>
  </w:style>
  <w:style w:type="character" w:styleId="a6">
    <w:name w:val="Hyperlink"/>
    <w:basedOn w:val="a0"/>
    <w:uiPriority w:val="99"/>
    <w:semiHidden/>
    <w:unhideWhenUsed/>
    <w:rsid w:val="00B40859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4085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4085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B4085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54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4334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38A3FD"/>
            <w:bottom w:val="none" w:sz="0" w:space="0" w:color="auto"/>
            <w:right w:val="none" w:sz="0" w:space="0" w:color="auto"/>
          </w:divBdr>
        </w:div>
        <w:div w:id="1761490826">
          <w:marLeft w:val="0"/>
          <w:marRight w:val="0"/>
          <w:marTop w:val="0"/>
          <w:marBottom w:val="150"/>
          <w:divBdr>
            <w:top w:val="none" w:sz="0" w:space="0" w:color="auto"/>
            <w:left w:val="single" w:sz="18" w:space="15" w:color="FF7800"/>
            <w:bottom w:val="none" w:sz="0" w:space="0" w:color="auto"/>
            <w:right w:val="none" w:sz="0" w:space="0" w:color="auto"/>
          </w:divBdr>
        </w:div>
      </w:divsChild>
    </w:div>
    <w:div w:id="13096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youkovo.store/product/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2021-02-26T09:04:00Z</dcterms:created>
  <dcterms:modified xsi:type="dcterms:W3CDTF">2021-02-26T09:13:00Z</dcterms:modified>
</cp:coreProperties>
</file>